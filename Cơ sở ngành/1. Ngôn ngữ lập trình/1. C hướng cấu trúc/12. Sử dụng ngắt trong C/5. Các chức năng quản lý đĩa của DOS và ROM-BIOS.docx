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F86C3" w14:textId="6C0E3DE0" w:rsidR="00A87577" w:rsidRDefault="00A87577" w:rsidP="00FB045D">
      <w:r>
        <w:t>§5. CÁC CHỨC NĂNG QUẢN LÝ DIẢ CỦA DOS VÀ ROM-BIOS</w:t>
      </w:r>
    </w:p>
    <w:p w14:paraId="6A61BF7A" w14:textId="77777777" w:rsidR="00A87577" w:rsidRDefault="00A87577" w:rsidP="00A87577">
      <w:r>
        <w:t>Trong mục này sẽ trình bẩy một số chức năng của DQS (ngắt 0x21) và ROM-BIOS (ngắt 0x13) dùng để quản lý đĩa.</w:t>
      </w:r>
    </w:p>
    <w:p w14:paraId="42FBA6F4" w14:textId="77777777" w:rsidR="00A87577" w:rsidRDefault="00A87577" w:rsidP="00A87577">
      <w:r>
        <w:t>5.1. Chọn ổ đĩa chủ.</w:t>
      </w:r>
    </w:p>
    <w:p w14:paraId="4B40AD3D" w14:textId="77777777" w:rsidR="00A87577" w:rsidRDefault="00A87577" w:rsidP="00A87577">
      <w:r>
        <w:t>+ Ngắt: (0x21,0xE)</w:t>
      </w:r>
    </w:p>
    <w:p w14:paraId="5F179C08" w14:textId="0B42EBC2" w:rsidR="002F7A44" w:rsidRDefault="00A87577" w:rsidP="00A87577">
      <w:r>
        <w:t>+ Vào: DL chứa số hiệu ổ đĩa cần chọn (0=A 1-B 2-C...)</w:t>
      </w:r>
    </w:p>
    <w:p w14:paraId="0C05BB7A" w14:textId="77777777" w:rsidR="00A87577" w:rsidRDefault="00A87577" w:rsidP="00A87577">
      <w:r>
        <w:t>5.2. Xác định ở địa chủ.</w:t>
      </w:r>
    </w:p>
    <w:p w14:paraId="52F5DC69" w14:textId="77777777" w:rsidR="00A87577" w:rsidRDefault="00A87577" w:rsidP="00A87577">
      <w:r>
        <w:t>+ Ngát: (0x21,0x19)</w:t>
      </w:r>
    </w:p>
    <w:p w14:paraId="3D157E9D" w14:textId="77777777" w:rsidR="00A87577" w:rsidRDefault="00A87577" w:rsidP="00A87577">
      <w:r>
        <w:t>+ Ra: AL chứa số hiệu ở chủ (0=A 1=B 2=C...)</w:t>
      </w:r>
    </w:p>
    <w:p w14:paraId="7CA71809" w14:textId="77777777" w:rsidR="00A87577" w:rsidRDefault="00A87577" w:rsidP="00A87577">
      <w:r>
        <w:t>5.3. Nhận các thông tin về ổ đĩa chủ.</w:t>
      </w:r>
    </w:p>
    <w:p w14:paraId="31520AA8" w14:textId="77777777" w:rsidR="00A87577" w:rsidRDefault="00A87577" w:rsidP="00A87577">
      <w:r>
        <w:t>+ Ngät: (0x21,0x1B)</w:t>
      </w:r>
    </w:p>
    <w:p w14:paraId="336F8C66" w14:textId="77777777" w:rsidR="00A87577" w:rsidRDefault="00A87577" w:rsidP="00A87577">
      <w:r>
        <w:t>+ Ra: AL chứa số sector trên một đơn vị cấp phát (allocation unit hay cluster). Neu dia bị lỗi thì AL=0xFF, CX chưa kích thước một sector. DX chứa số cluster trên dia.</w:t>
      </w:r>
    </w:p>
    <w:p w14:paraId="5969F5D3" w14:textId="77777777" w:rsidR="00A87577" w:rsidRDefault="00A87577" w:rsidP="00A87577">
      <w:r>
        <w:t>5.4. Nhận các thông tin về một ổ đĩa nào đó.</w:t>
      </w:r>
    </w:p>
    <w:p w14:paraId="51089883" w14:textId="77777777" w:rsidR="00A87577" w:rsidRDefault="00A87577" w:rsidP="00A87577">
      <w:r>
        <w:t>+ Ngåt: (0x21,0xIC)</w:t>
      </w:r>
    </w:p>
    <w:p w14:paraId="51CFB2E7" w14:textId="77777777" w:rsidR="00A87577" w:rsidRDefault="00A87577" w:rsidP="00A87577">
      <w:r>
        <w:t>+ Vào: DL chứa số hiệu ổ đĩa cần nhận thông tin (0=A1=B 2-C...).</w:t>
      </w:r>
    </w:p>
    <w:p w14:paraId="280F358A" w14:textId="77777777" w:rsidR="00A87577" w:rsidRDefault="00A87577" w:rsidP="00A87577">
      <w:r>
        <w:t>+ Ra: Như chức năng 0x1B nhưng đó là các thông tin về ổ đĩa được chọn trong DL.</w:t>
      </w:r>
    </w:p>
    <w:p w14:paraId="6A85BF01" w14:textId="77777777" w:rsidR="00A87577" w:rsidRDefault="00A87577" w:rsidP="00A87577">
      <w:r>
        <w:t>5. Nhận thông tin về vùng trống trên đĩa.</w:t>
      </w:r>
    </w:p>
    <w:p w14:paraId="27FD7B55" w14:textId="77777777" w:rsidR="00A87577" w:rsidRDefault="00A87577" w:rsidP="00A87577">
      <w:r>
        <w:t>+ Ngát: (0x21,0x36)</w:t>
      </w:r>
    </w:p>
    <w:p w14:paraId="427129EB" w14:textId="77777777" w:rsidR="00A87577" w:rsidRDefault="00A87577" w:rsidP="00A87577">
      <w:r>
        <w:t>+ Vào: Di chứa số hiệu ổ đĩa cần nhận thông tin (0=ổ chủ 1=A 2=B 3-C...)</w:t>
      </w:r>
    </w:p>
    <w:p w14:paraId="0A620580" w14:textId="77777777" w:rsidR="00A87577" w:rsidRDefault="00A87577" w:rsidP="00A87577">
      <w:r>
        <w:t>+ Ra: BX chứa số cluster tự do. DX chứa tổng số cluster trên đĩa.</w:t>
      </w:r>
    </w:p>
    <w:p w14:paraId="6D79ACE7" w14:textId="77777777" w:rsidR="00A87577" w:rsidRDefault="00A87577" w:rsidP="00A87577">
      <w:r>
        <w:t>AX chứa số sector trong cluster. Nếu có lỗi ở địa thì AX=0xFFFF.</w:t>
      </w:r>
    </w:p>
    <w:p w14:paraId="6FEB1CF7" w14:textId="77777777" w:rsidR="00A87577" w:rsidRDefault="00A87577" w:rsidP="00A87577">
      <w:r>
        <w:t>5.6. Lấy trạng thái đĩa.</w:t>
      </w:r>
    </w:p>
    <w:p w14:paraId="29C32419" w14:textId="77777777" w:rsidR="00A87577" w:rsidRDefault="00A87577" w:rsidP="00A87577">
      <w:r>
        <w:t>+ Ngát: (0x13,1)</w:t>
      </w:r>
    </w:p>
    <w:p w14:paraId="3E4C8A01" w14:textId="77777777" w:rsidR="00A87577" w:rsidRDefault="00A87577" w:rsidP="00A87577">
      <w:r>
        <w:t>+ Vào: DL chứa số hiệu ổ đĩa cân lấy trạng thái (0=A, 1=B 0x80 = đĩa cứng một, 0x81 = đĩa cứng hai).</w:t>
      </w:r>
    </w:p>
    <w:p w14:paraId="195727AD" w14:textId="77777777" w:rsidR="00A87577" w:rsidRDefault="00A87577" w:rsidP="00A87577">
      <w:r>
        <w:t>+ Ra: AH chứa byte trạng thái, ý nghĩa của nó như sau (hệ 16) AH=00 - thành công.</w:t>
      </w:r>
    </w:p>
    <w:p w14:paraId="3F99CD1F" w14:textId="77777777" w:rsidR="00A87577" w:rsidRDefault="00A87577" w:rsidP="00A87577">
      <w:r>
        <w:t>AH=01 - lệnh không hợp lệ.</w:t>
      </w:r>
    </w:p>
    <w:p w14:paraId="0A5EFDB9" w14:textId="77777777" w:rsidR="00A87577" w:rsidRDefault="00A87577" w:rsidP="00A87577">
      <w:r>
        <w:t>AH=02 - không tìm thấy dấu địa chỉ trên đĩa.</w:t>
      </w:r>
    </w:p>
    <w:p w14:paraId="7938656A" w14:textId="77777777" w:rsidR="00A87577" w:rsidRDefault="00A87577" w:rsidP="00A87577">
      <w:r>
        <w:t>AH-03 - muốn ghi lên đĩa mềm đã dán băng chống ghi.</w:t>
      </w:r>
    </w:p>
    <w:p w14:paraId="03979117" w14:textId="77777777" w:rsidR="00A87577" w:rsidRDefault="00A87577" w:rsidP="00A87577">
      <w:r>
        <w:t>AH-04 - không tim thây sector.</w:t>
      </w:r>
    </w:p>
    <w:p w14:paraId="68A5E350" w14:textId="77777777" w:rsidR="00A87577" w:rsidRDefault="00A87577" w:rsidP="00A87577">
      <w:r>
        <w:t>AH=03 - không tái lập được đĩa cứng.</w:t>
      </w:r>
    </w:p>
    <w:p w14:paraId="3F0E6A99" w14:textId="77777777" w:rsidR="00A87577" w:rsidRDefault="00A87577" w:rsidP="00A87577">
      <w:r>
        <w:t>AH-06 - đĩa mềm đã lấy ra.</w:t>
      </w:r>
    </w:p>
    <w:p w14:paraId="0D0636C5" w14:textId="271C570F" w:rsidR="00A87577" w:rsidRDefault="00A87577" w:rsidP="00A87577">
      <w:r>
        <w:lastRenderedPageBreak/>
        <w:t>AH=0/- bảng tham số đĩa cứng bị hỏng.</w:t>
      </w:r>
    </w:p>
    <w:p w14:paraId="2D5144AF" w14:textId="77777777" w:rsidR="00A87577" w:rsidRDefault="00A87577" w:rsidP="00A87577">
      <w:r>
        <w:t>AH-08-16i DMA (dia mem).</w:t>
      </w:r>
    </w:p>
    <w:p w14:paraId="21C4B5E2" w14:textId="77777777" w:rsidR="00A87577" w:rsidRDefault="00A87577" w:rsidP="00A87577">
      <w:r>
        <w:t>AH=09 - DMA ở ngoài phạm vi 64K.</w:t>
      </w:r>
    </w:p>
    <w:p w14:paraId="12825D72" w14:textId="77777777" w:rsidR="00A87577" w:rsidRDefault="00A87577" w:rsidP="00A87577">
      <w:r>
        <w:t>AH=0A - cờ sector bị lõi.</w:t>
      </w:r>
    </w:p>
    <w:p w14:paraId="2E4796B0" w14:textId="77777777" w:rsidR="00A87577" w:rsidRDefault="00A87577" w:rsidP="00A87577">
      <w:r>
        <w:t>AH=10 - lỗi CKC hay ECC.</w:t>
      </w:r>
    </w:p>
    <w:p w14:paraId="0B6CA13A" w14:textId="77777777" w:rsidR="00A87577" w:rsidRDefault="00A87577" w:rsidP="00A87577">
      <w:r>
        <w:t>AH=11-ECC đã điều chỉnh dữ liệu sai (đĩa cứng).</w:t>
      </w:r>
    </w:p>
    <w:p w14:paraId="6171E5E4" w14:textId="77777777" w:rsidR="00A87577" w:rsidRDefault="00A87577" w:rsidP="00A87577">
      <w:r>
        <w:t>AH=20 - lỗi do bộ điều khiển đia.</w:t>
      </w:r>
    </w:p>
    <w:p w14:paraId="698D4207" w14:textId="77777777" w:rsidR="00A87577" w:rsidRDefault="00A87577" w:rsidP="00A87577">
      <w:r>
        <w:t>AH=40 - không tìm thấy track.</w:t>
      </w:r>
    </w:p>
    <w:p w14:paraId="6B2AFD74" w14:textId="77777777" w:rsidR="00A87577" w:rsidRDefault="00A87577" w:rsidP="00A87577">
      <w:r>
        <w:t>AH=80 - vượt quá thời hạn cho phép.</w:t>
      </w:r>
    </w:p>
    <w:p w14:paraId="6B4A2F18" w14:textId="77777777" w:rsidR="00A87577" w:rsidRDefault="00A87577" w:rsidP="00A87577">
      <w:r>
        <w:t>AH=AA - ổ đĩa không sản sàng (đĩa cứng).</w:t>
      </w:r>
    </w:p>
    <w:p w14:paraId="17FD918D" w14:textId="77777777" w:rsidR="00A87577" w:rsidRDefault="00A87577" w:rsidP="00A87577">
      <w:r>
        <w:t>AH=BB - lỗi không xác định (đĩa cứng).</w:t>
      </w:r>
    </w:p>
    <w:p w14:paraId="75C57C00" w14:textId="77777777" w:rsidR="00A87577" w:rsidRDefault="00A87577" w:rsidP="00A87577">
      <w:r>
        <w:t>AH=CC - lỗi lúc ghi (đĩa cứng).</w:t>
      </w:r>
    </w:p>
    <w:p w14:paraId="34330B87" w14:textId="77777777" w:rsidR="00A87577" w:rsidRDefault="00A87577" w:rsidP="00A87577">
      <w:r>
        <w:t>AH=E0 - lỗi thanh ghi trạng thái (đĩa cứng).</w:t>
      </w:r>
    </w:p>
    <w:p w14:paraId="254E19E1" w14:textId="77777777" w:rsidR="00A87577" w:rsidRDefault="00A87577" w:rsidP="00A87577">
      <w:r>
        <w:t>AH=FF - thao tác đò thất bại (đĩa cứng).</w:t>
      </w:r>
    </w:p>
    <w:p w14:paraId="40438C6D" w14:textId="77777777" w:rsidR="00A87577" w:rsidRDefault="00A87577" w:rsidP="00A87577">
      <w:r>
        <w:t>5.7. Đọc sector dia.</w:t>
      </w:r>
    </w:p>
    <w:p w14:paraId="7A6F1A92" w14:textId="77777777" w:rsidR="00A87577" w:rsidRDefault="00A87577" w:rsidP="00A87577">
      <w:r>
        <w:t>+ Ngát: (0x13,2)</w:t>
      </w:r>
    </w:p>
    <w:p w14:paraId="135B3F3D" w14:textId="77777777" w:rsidR="00A87577" w:rsidRDefault="00A87577" w:rsidP="00A87577">
      <w:r>
        <w:t>+ Công dụng: Đọc một hay nhiều sector cùng trên một track.</w:t>
      </w:r>
    </w:p>
    <w:p w14:paraId="2E95C5BA" w14:textId="77777777" w:rsidR="00A87577" w:rsidRDefault="00A87577" w:rsidP="00A87577">
      <w:r>
        <w:t>+ Vào: DL chưa số hiệu ổ đĩa (0=A, 1=B, 0x80 = đĩa cứng một, 0x81 - đĩa cứng hai).</w:t>
      </w:r>
    </w:p>
    <w:p w14:paraId="42CF3DBF" w14:textId="77777777" w:rsidR="00A87577" w:rsidRDefault="00A87577" w:rsidP="00A87577">
      <w:r>
        <w:t>DH chứu số hiệu mặt hay số hiệu đầu đọc/ghi (DH-0,..)</w:t>
      </w:r>
    </w:p>
    <w:p w14:paraId="2380A5AD" w14:textId="77777777" w:rsidR="00A87577" w:rsidRDefault="00A87577" w:rsidP="00A87577">
      <w:r>
        <w:t>CH chứa số hiệu track hay cylinder (CH-0,...).</w:t>
      </w:r>
    </w:p>
    <w:p w14:paraId="196096CC" w14:textId="77777777" w:rsidR="00A87577" w:rsidRDefault="00A87577" w:rsidP="00A87577">
      <w:r>
        <w:t>CL chứa số hiệu sector (CL-1,...)..</w:t>
      </w:r>
    </w:p>
    <w:p w14:paraId="2985C563" w14:textId="77777777" w:rsidR="00A87577" w:rsidRDefault="00A87577" w:rsidP="00A87577">
      <w:r>
        <w:t>AL chứa số lượng sector cần đọc.</w:t>
      </w:r>
    </w:p>
    <w:p w14:paraId="0BF22010" w14:textId="77777777" w:rsidR="00A87577" w:rsidRDefault="00A87577" w:rsidP="00A87577">
      <w:r>
        <w:t>ES:BX chứa địa chỉ vùng nhận thông tin đọc được.</w:t>
      </w:r>
    </w:p>
    <w:p w14:paraId="62C4C905" w14:textId="77777777" w:rsidR="00A87577" w:rsidRDefault="00A87577" w:rsidP="00A87577">
      <w:r>
        <w:t>| Ra: - Nếu cờ CF-0 là không lỗi và AH=0, AL chứa số sector đọc được, - Nếu CF-1, có lỗi và AH chứa byte trạng thái đĩa (xem chức năng lấy trạng thái đĩa).</w:t>
      </w:r>
    </w:p>
    <w:p w14:paraId="3260C266" w14:textId="77777777" w:rsidR="00A87577" w:rsidRDefault="00A87577" w:rsidP="00A87577">
      <w:r>
        <w:t>5.8. Ghi sector dia.</w:t>
      </w:r>
    </w:p>
    <w:p w14:paraId="450E8704" w14:textId="77777777" w:rsidR="00A87577" w:rsidRDefault="00A87577" w:rsidP="00A87577">
      <w:r>
        <w:t>+ Ngắt: (0x13,3)</w:t>
      </w:r>
    </w:p>
    <w:p w14:paraId="595E74A0" w14:textId="77777777" w:rsidR="00A87577" w:rsidRDefault="00A87577" w:rsidP="00A87577">
      <w:r>
        <w:t>+ Công dụng: Ghi lên một hay nhiều sector cùng trên một track</w:t>
      </w:r>
    </w:p>
    <w:p w14:paraId="17AD059B" w14:textId="77777777" w:rsidR="00A87577" w:rsidRDefault="00A87577" w:rsidP="00A87577">
      <w:r>
        <w:t>+ Vào: DL chứa số hiệu ổ đĩa (0-A, 1B, 0x80 = đĩa cứng một, 0x81</w:t>
      </w:r>
    </w:p>
    <w:p w14:paraId="63BCB8DD" w14:textId="77777777" w:rsidR="00A87577" w:rsidRDefault="00A87577" w:rsidP="00A87577">
      <w:r>
        <w:t>= đĩa cứng hai).</w:t>
      </w:r>
    </w:p>
    <w:p w14:paraId="5A0CE0E8" w14:textId="77777777" w:rsidR="00A87577" w:rsidRDefault="00A87577" w:rsidP="00A87577">
      <w:r>
        <w:t>DH chứa số hiệu mặt hay số hiệu đầu đọc/ghi (DH-0...)</w:t>
      </w:r>
    </w:p>
    <w:p w14:paraId="3B1D1054" w14:textId="77777777" w:rsidR="00A87577" w:rsidRDefault="00A87577" w:rsidP="00A87577">
      <w:r>
        <w:t>CH chứa số hiệu track hay cylinder (CH=0,....).</w:t>
      </w:r>
    </w:p>
    <w:p w14:paraId="65083D81" w14:textId="77777777" w:rsidR="00A87577" w:rsidRDefault="00A87577" w:rsidP="00A87577">
      <w:r>
        <w:lastRenderedPageBreak/>
        <w:t>CL chứa số hiệu sector (CL=1,...).</w:t>
      </w:r>
    </w:p>
    <w:p w14:paraId="082C79A6" w14:textId="77777777" w:rsidR="00A87577" w:rsidRDefault="00A87577" w:rsidP="00A87577">
      <w:r>
        <w:t>AL chứa số lượng sector cần đọc.</w:t>
      </w:r>
    </w:p>
    <w:p w14:paraId="36E236C6" w14:textId="2D438B7B" w:rsidR="00A87577" w:rsidRDefault="00A87577" w:rsidP="00A87577">
      <w:r>
        <w:t>ES:BX chứa địa chỉ vùng thông tin muốn ghi.</w:t>
      </w:r>
    </w:p>
    <w:p w14:paraId="1F7476A5" w14:textId="77777777" w:rsidR="00A87577" w:rsidRDefault="00A87577" w:rsidP="00A87577">
      <w:r>
        <w:t>Ra. - Nêu cũ CF=0 là không lõi và AH=0, AL chứa số sector ghi được.</w:t>
      </w:r>
    </w:p>
    <w:p w14:paraId="51F859A8" w14:textId="77777777" w:rsidR="00A87577" w:rsidRDefault="00A87577" w:rsidP="00A87577">
      <w:r>
        <w:t>Nếu CF-1, có lỗi và AH chứa byte trạng thái đĩa (xem chức năng lấy trạng thái đĩa).</w:t>
      </w:r>
    </w:p>
    <w:p w14:paraId="3F9457F9" w14:textId="77777777" w:rsidR="00A87577" w:rsidRDefault="00A87577" w:rsidP="00A87577">
      <w:r>
        <w:t>5.9. Kiểm tra sector dia.</w:t>
      </w:r>
    </w:p>
    <w:p w14:paraId="38FFD269" w14:textId="77777777" w:rsidR="00A87577" w:rsidRDefault="00A87577" w:rsidP="00A87577">
      <w:r>
        <w:t>+ Ngắt: (0x13,4)</w:t>
      </w:r>
    </w:p>
    <w:p w14:paraId="4937CFA6" w14:textId="77777777" w:rsidR="00A87577" w:rsidRDefault="00A87577" w:rsidP="00A87577">
      <w:r>
        <w:t>+ Công dụng: Kiểm tra một hay nhiều sector cùng trên một track.</w:t>
      </w:r>
    </w:p>
    <w:p w14:paraId="7D25F469" w14:textId="77777777" w:rsidR="00A87577" w:rsidRDefault="00A87577" w:rsidP="00A87577">
      <w:r>
        <w:t>- Vào: DL chứu số hiệu ổ đĩa (0=A, 1-B, 0x80 đĩa cứng một, 0x81 = đĩa cứng hai). DH chứa số hiệu mặt hay số hiệu đầu đọc/ghi (DH-0,..) CH chứa số hiệu track hay cylinder (CH-0,...).</w:t>
      </w:r>
    </w:p>
    <w:p w14:paraId="341E4992" w14:textId="77777777" w:rsidR="00A87577" w:rsidRDefault="00A87577" w:rsidP="00A87577">
      <w:r>
        <w:t>CL chứa số hiệu sector (CL-1....).</w:t>
      </w:r>
    </w:p>
    <w:p w14:paraId="08F92F66" w14:textId="77777777" w:rsidR="00A87577" w:rsidRDefault="00A87577" w:rsidP="00A87577">
      <w:r>
        <w:t>AL chứa số lượng sector cần kiểm tra.</w:t>
      </w:r>
    </w:p>
    <w:p w14:paraId="5A9C08DC" w14:textId="77777777" w:rsidR="00A87577" w:rsidRDefault="00A87577" w:rsidP="00A87577">
      <w:r>
        <w:t>+ Ra: - Nếu cờ CF=0 là không lỗi và AH=0, AL chứa số sector đọc kiểm tra. Nếu CF-1, có lỗi và AH chứa byte trạng thái đĩa (xem chức năng lấy trạng thái đĩa).</w:t>
      </w:r>
    </w:p>
    <w:p w14:paraId="2F0CD197" w14:textId="77777777" w:rsidR="00A87577" w:rsidRDefault="00A87577" w:rsidP="00A87577">
      <w:r>
        <w:t>5.10. Xác định kiểu ổ đĩa.</w:t>
      </w:r>
    </w:p>
    <w:p w14:paraId="19D15664" w14:textId="77777777" w:rsidR="00A87577" w:rsidRDefault="00A87577" w:rsidP="00A87577">
      <w:r>
        <w:t>+ Ngắt: (0x13,15)</w:t>
      </w:r>
    </w:p>
    <w:p w14:paraId="0EEBE737" w14:textId="77777777" w:rsidR="00A87577" w:rsidRDefault="00A87577" w:rsidP="00A87577">
      <w:r>
        <w:t>+ Vào: DL chứa số hiệu ổ đĩa (0=A. 1=B, 0x80 = đĩa cứng một, 0x81 = đĩa cứng hai).</w:t>
      </w:r>
    </w:p>
    <w:p w14:paraId="0B11D4E4" w14:textId="77777777" w:rsidR="00A87577" w:rsidRDefault="00A87577" w:rsidP="00A87577">
      <w:r>
        <w:t>+ Ra: - Nếu cờ CF=0 là không lỗi và AH cho biết kiểu đĩa. AH=0 là không có ổ đĩa. AH=1 là kiểu ổ đĩa mềm 360K. AH=2 là kiểu đĩa mềm 1.2M hay 1.44M. AH=3 là ổ đĩa cứng và khi đó CX:DX được xem như số nguyen 4 byte cho biết tổng số sector trên đĩa cứng</w:t>
      </w:r>
    </w:p>
    <w:p w14:paraId="4620F33D" w14:textId="77777777" w:rsidR="00A87577" w:rsidRDefault="00A87577" w:rsidP="00A87577">
      <w:r>
        <w:t>- Nếu CF=1, có lỗi (số hiệu đĩa cho sai).</w:t>
      </w:r>
    </w:p>
    <w:p w14:paraId="79203EC7" w14:textId="77777777" w:rsidR="00A87577" w:rsidRDefault="00A87577" w:rsidP="00A87577">
      <w:r>
        <w:t>Các ví dụ minh hoạ.</w:t>
      </w:r>
    </w:p>
    <w:p w14:paraId="32F57DF8" w14:textId="65154D67" w:rsidR="00A87577" w:rsidRDefault="00A87577" w:rsidP="00A87577">
      <w:r>
        <w:t>Ví dụ 1: Xác định các thông tin về đĩa. /* Xac dinh thong tin ve dia */ #include "stdio.h" #include "dos.h" main() 1 union REGS v.r; unsigned int sh_dia;</w:t>
      </w:r>
    </w:p>
    <w:p w14:paraId="2F5A1D0E" w14:textId="77777777" w:rsidR="00A87577" w:rsidRDefault="00A87577" w:rsidP="00A87577">
      <w:r>
        <w:t>printf("So hieu o dia (U-hien-hanh-1-A-2-B-3-04D)) scanf("%u",&amp;sh_dia); v.h.ah = 0xic; v.h.dl = sh_dia; Int86(0x21,&amp;v,&amp;r); if (r.h.ah-OxFF) printf("\nLoi "); else</w:t>
      </w:r>
    </w:p>
    <w:p w14:paraId="2F196D51" w14:textId="77777777" w:rsidR="00A87577" w:rsidRDefault="00A87577" w:rsidP="00A87577">
      <w:r>
        <w:t>1</w:t>
      </w:r>
    </w:p>
    <w:p w14:paraId="7D837DFC" w14:textId="77777777" w:rsidR="00A87577" w:rsidRDefault="00A87577" w:rsidP="00A87577">
      <w:r>
        <w:t>printf("\nSo sector tren cluster %u",r.h.al); printf("\nKich thuoc mot soctor %u",r.x.cx); printf("\nSo cluster tren dia u",r.x.dx);</w:t>
      </w:r>
    </w:p>
    <w:p w14:paraId="38852A47" w14:textId="77777777" w:rsidR="00A87577" w:rsidRDefault="00A87577" w:rsidP="00A87577">
      <w:r>
        <w:t>1</w:t>
      </w:r>
    </w:p>
    <w:p w14:paraId="67B3B7D6" w14:textId="77777777" w:rsidR="00A87577" w:rsidRDefault="00A87577" w:rsidP="00A87577">
      <w:r>
        <w:t>Ví dụ 2: Xác định không gian trống trên đĩa.</w:t>
      </w:r>
    </w:p>
    <w:p w14:paraId="74A088F8" w14:textId="77777777" w:rsidR="00A87577" w:rsidRDefault="00A87577" w:rsidP="00A87577">
      <w:r>
        <w:t>* Xac dinh khong gian trong tren dia */ #include "stdio.h" ffinclude "dos.h" main()</w:t>
      </w:r>
    </w:p>
    <w:p w14:paraId="4DB39871" w14:textId="77777777" w:rsidR="00A87577" w:rsidRDefault="00A87577" w:rsidP="00A87577">
      <w:r>
        <w:t>1</w:t>
      </w:r>
    </w:p>
    <w:p w14:paraId="7DEBF4BF" w14:textId="77777777" w:rsidR="00A87577" w:rsidRDefault="00A87577" w:rsidP="00A87577">
      <w:r>
        <w:t>union REGS v.r, long unsigned int a,b,c,d; unsigned int sh_dia;</w:t>
      </w:r>
    </w:p>
    <w:p w14:paraId="60195173" w14:textId="77777777" w:rsidR="00A87577" w:rsidRDefault="00A87577" w:rsidP="00A87577">
      <w:r>
        <w:lastRenderedPageBreak/>
        <w:t>printf("\nSo hieu o dia (0=o chu, 1=A, 2=B, 3=C, 4-D): "); scanf("%u",&amp;sh_dia);</w:t>
      </w:r>
    </w:p>
    <w:p w14:paraId="4656919A" w14:textId="77777777" w:rsidR="00A87577" w:rsidRDefault="00A87577" w:rsidP="00A87577">
      <w:r>
        <w:t>v.h.ah = 0x36;</w:t>
      </w:r>
    </w:p>
    <w:p w14:paraId="021C9F36" w14:textId="77777777" w:rsidR="00A87577" w:rsidRDefault="00A87577" w:rsidP="00A87577">
      <w:r>
        <w:t>v.h.dl = sh_dia;</w:t>
      </w:r>
    </w:p>
    <w:p w14:paraId="1F147B10" w14:textId="77777777" w:rsidR="00A87577" w:rsidRDefault="00A87577" w:rsidP="00A87577">
      <w:r>
        <w:t>int86(0x21,&amp;v,&amp;r);</w:t>
      </w:r>
    </w:p>
    <w:p w14:paraId="6FC1E13D" w14:textId="77777777" w:rsidR="00A87577" w:rsidRDefault="00A87577" w:rsidP="00A87577">
      <w:r>
        <w:t>if (t.x.ax==0xFFFF)</w:t>
      </w:r>
    </w:p>
    <w:p w14:paraId="7BEADC7D" w14:textId="77777777" w:rsidR="00A87577" w:rsidRDefault="00A87577" w:rsidP="00A87577">
      <w:r>
        <w:t>printf("aLoi ");</w:t>
      </w:r>
    </w:p>
    <w:p w14:paraId="7C19A702" w14:textId="77777777" w:rsidR="00A87577" w:rsidRDefault="00A87577" w:rsidP="00A87577">
      <w:r>
        <w:t>else</w:t>
      </w:r>
    </w:p>
    <w:p w14:paraId="7F2904D0" w14:textId="77777777" w:rsidR="00A87577" w:rsidRDefault="00A87577" w:rsidP="00A87577">
      <w:r>
        <w:t>1</w:t>
      </w:r>
    </w:p>
    <w:p w14:paraId="63AAA0F6" w14:textId="77777777" w:rsidR="00A87577" w:rsidRDefault="00A87577" w:rsidP="00A87577">
      <w:r>
        <w:t>1</w:t>
      </w:r>
    </w:p>
    <w:p w14:paraId="23EDF1E2" w14:textId="77777777" w:rsidR="00A87577" w:rsidRDefault="00A87577" w:rsidP="00A87577">
      <w:r>
        <w:t>ar.x.dx; b=r.x.bx; c=r.x.ax; dr.x.cx;</w:t>
      </w:r>
    </w:p>
    <w:p w14:paraId="7A652FE2" w14:textId="77777777" w:rsidR="00A87577" w:rsidRDefault="00A87577" w:rsidP="00A87577">
      <w:r>
        <w:t>printf("\nTong so byte tren dia %9lu",a*c*d), printf("\nTong so byte tu do %9lu", b*c*d);</w:t>
      </w:r>
    </w:p>
    <w:p w14:paraId="36FB73A4" w14:textId="16EAE791" w:rsidR="00A87577" w:rsidRDefault="00A87577" w:rsidP="00A87577">
      <w:pPr>
        <w:rPr>
          <w:ins w:id="0" w:author="Administrator" w:date="2023-12-11T22:51:00Z"/>
        </w:rPr>
      </w:pPr>
      <w:r>
        <w:t>getch();</w:t>
      </w:r>
    </w:p>
    <w:p w14:paraId="1BB62B34" w14:textId="77777777" w:rsidR="00FB045D" w:rsidRDefault="00FB045D" w:rsidP="00FB045D">
      <w:pPr>
        <w:rPr>
          <w:ins w:id="1" w:author="Administrator" w:date="2023-12-11T22:51:00Z"/>
        </w:rPr>
      </w:pPr>
      <w:ins w:id="2" w:author="Administrator" w:date="2023-12-11T22:51:00Z">
        <w:r>
          <w:t>Ví dụ 3: Xác định loại ổ đĩa.</w:t>
        </w:r>
      </w:ins>
    </w:p>
    <w:p w14:paraId="36A43CB0" w14:textId="77777777" w:rsidR="00FB045D" w:rsidRDefault="00FB045D" w:rsidP="00FB045D">
      <w:pPr>
        <w:rPr>
          <w:ins w:id="3" w:author="Administrator" w:date="2023-12-11T22:51:00Z"/>
        </w:rPr>
      </w:pPr>
      <w:ins w:id="4" w:author="Administrator" w:date="2023-12-11T22:51:00Z">
        <w:r>
          <w:t>/* Xac dinh loai o dia */</w:t>
        </w:r>
      </w:ins>
    </w:p>
    <w:p w14:paraId="55B8FAC3" w14:textId="77777777" w:rsidR="00FB045D" w:rsidRDefault="00FB045D" w:rsidP="00FB045D">
      <w:pPr>
        <w:rPr>
          <w:ins w:id="5" w:author="Administrator" w:date="2023-12-11T22:51:00Z"/>
        </w:rPr>
      </w:pPr>
      <w:ins w:id="6" w:author="Administrator" w:date="2023-12-11T22:51:00Z">
        <w:r>
          <w:t>#include "stdio.h"</w:t>
        </w:r>
      </w:ins>
    </w:p>
    <w:p w14:paraId="3478E7FA" w14:textId="77777777" w:rsidR="00FB045D" w:rsidRDefault="00FB045D" w:rsidP="00FB045D">
      <w:pPr>
        <w:rPr>
          <w:ins w:id="7" w:author="Administrator" w:date="2023-12-11T22:51:00Z"/>
        </w:rPr>
      </w:pPr>
      <w:ins w:id="8" w:author="Administrator" w:date="2023-12-11T22:51:00Z">
        <w:r>
          <w:t>#include "dos.h"</w:t>
        </w:r>
      </w:ins>
    </w:p>
    <w:p w14:paraId="1D683332" w14:textId="77777777" w:rsidR="00FB045D" w:rsidRDefault="00FB045D" w:rsidP="00FB045D">
      <w:pPr>
        <w:rPr>
          <w:ins w:id="9" w:author="Administrator" w:date="2023-12-11T22:51:00Z"/>
        </w:rPr>
      </w:pPr>
      <w:ins w:id="10" w:author="Administrator" w:date="2023-12-11T22:51:00Z">
        <w:r>
          <w:t>main()</w:t>
        </w:r>
      </w:ins>
    </w:p>
    <w:p w14:paraId="4180C2AE" w14:textId="77777777" w:rsidR="00FB045D" w:rsidRDefault="00FB045D" w:rsidP="00FB045D">
      <w:pPr>
        <w:rPr>
          <w:ins w:id="11" w:author="Administrator" w:date="2023-12-11T22:51:00Z"/>
        </w:rPr>
      </w:pPr>
      <w:ins w:id="12" w:author="Administrator" w:date="2023-12-11T22:51:00Z">
        <w:r>
          <w:t>union REGS v,r;</w:t>
        </w:r>
      </w:ins>
    </w:p>
    <w:p w14:paraId="03B96BED" w14:textId="77777777" w:rsidR="00FB045D" w:rsidRDefault="00FB045D" w:rsidP="00FB045D">
      <w:pPr>
        <w:rPr>
          <w:ins w:id="13" w:author="Administrator" w:date="2023-12-11T22:51:00Z"/>
        </w:rPr>
      </w:pPr>
      <w:ins w:id="14" w:author="Administrator" w:date="2023-12-11T22:51:00Z">
        <w:r>
          <w:t>unsigned int sh_dia;</w:t>
        </w:r>
      </w:ins>
    </w:p>
    <w:p w14:paraId="7B6E06FC" w14:textId="77777777" w:rsidR="00FB045D" w:rsidRDefault="00FB045D" w:rsidP="00FB045D">
      <w:pPr>
        <w:rPr>
          <w:ins w:id="15" w:author="Administrator" w:date="2023-12-11T22:51:00Z"/>
        </w:rPr>
      </w:pPr>
      <w:ins w:id="16" w:author="Administrator" w:date="2023-12-11T22:51:00Z">
        <w:r>
          <w:t>printf("\nSo hieu o dia (0-A 128-Dia cung): ");</w:t>
        </w:r>
      </w:ins>
    </w:p>
    <w:p w14:paraId="470EF1F9" w14:textId="77777777" w:rsidR="00FB045D" w:rsidRDefault="00FB045D" w:rsidP="00FB045D">
      <w:pPr>
        <w:rPr>
          <w:ins w:id="17" w:author="Administrator" w:date="2023-12-11T22:51:00Z"/>
        </w:rPr>
      </w:pPr>
      <w:ins w:id="18" w:author="Administrator" w:date="2023-12-11T22:51:00Z">
        <w:r>
          <w:t>scanf("%u",&amp;sh_dia);</w:t>
        </w:r>
      </w:ins>
    </w:p>
    <w:p w14:paraId="2365C430" w14:textId="77777777" w:rsidR="00FB045D" w:rsidRDefault="00FB045D" w:rsidP="00FB045D">
      <w:pPr>
        <w:rPr>
          <w:ins w:id="19" w:author="Administrator" w:date="2023-12-11T22:51:00Z"/>
        </w:rPr>
      </w:pPr>
      <w:ins w:id="20" w:author="Administrator" w:date="2023-12-11T22:51:00Z">
        <w:r>
          <w:t>v.h.ah0x15; v.h.dlsh_dia;</w:t>
        </w:r>
      </w:ins>
    </w:p>
    <w:p w14:paraId="12241A0A" w14:textId="77777777" w:rsidR="00FB045D" w:rsidRDefault="00FB045D" w:rsidP="00FB045D">
      <w:pPr>
        <w:rPr>
          <w:ins w:id="21" w:author="Administrator" w:date="2023-12-11T22:51:00Z"/>
        </w:rPr>
      </w:pPr>
      <w:ins w:id="22" w:author="Administrator" w:date="2023-12-11T22:51:00Z">
        <w:r>
          <w:t>int86(0x13,&amp;v,&amp;r);</w:t>
        </w:r>
      </w:ins>
    </w:p>
    <w:p w14:paraId="0E07B8BE" w14:textId="77777777" w:rsidR="00FB045D" w:rsidRDefault="00FB045D" w:rsidP="00FB045D">
      <w:pPr>
        <w:rPr>
          <w:ins w:id="23" w:author="Administrator" w:date="2023-12-11T22:51:00Z"/>
        </w:rPr>
      </w:pPr>
      <w:ins w:id="24" w:author="Administrator" w:date="2023-12-11T22:51:00Z">
        <w:r>
          <w:t>if (r.x.cflag!=0)</w:t>
        </w:r>
      </w:ins>
    </w:p>
    <w:p w14:paraId="594712F6" w14:textId="77777777" w:rsidR="00FB045D" w:rsidRDefault="00FB045D" w:rsidP="00FB045D">
      <w:pPr>
        <w:rPr>
          <w:ins w:id="25" w:author="Administrator" w:date="2023-12-11T22:51:00Z"/>
        </w:rPr>
      </w:pPr>
      <w:ins w:id="26" w:author="Administrator" w:date="2023-12-11T22:51:00Z">
        <w:r>
          <w:t>printf("\nLoi ");</w:t>
        </w:r>
      </w:ins>
    </w:p>
    <w:p w14:paraId="16AF3B37" w14:textId="77777777" w:rsidR="00FB045D" w:rsidRDefault="00FB045D" w:rsidP="00FB045D">
      <w:pPr>
        <w:rPr>
          <w:ins w:id="27" w:author="Administrator" w:date="2023-12-11T22:51:00Z"/>
        </w:rPr>
      </w:pPr>
      <w:ins w:id="28" w:author="Administrator" w:date="2023-12-11T22:51:00Z">
        <w:r>
          <w:t>else</w:t>
        </w:r>
      </w:ins>
    </w:p>
    <w:p w14:paraId="5B7F6A45" w14:textId="77777777" w:rsidR="00FB045D" w:rsidRDefault="00FB045D" w:rsidP="00FB045D">
      <w:pPr>
        <w:rPr>
          <w:ins w:id="29" w:author="Administrator" w:date="2023-12-11T22:51:00Z"/>
        </w:rPr>
      </w:pPr>
      <w:ins w:id="30" w:author="Administrator" w:date="2023-12-11T22:51:00Z">
        <w:r>
          <w:t>{</w:t>
        </w:r>
      </w:ins>
    </w:p>
    <w:p w14:paraId="421CC93C" w14:textId="77777777" w:rsidR="00FB045D" w:rsidRDefault="00FB045D" w:rsidP="00FB045D">
      <w:pPr>
        <w:rPr>
          <w:ins w:id="31" w:author="Administrator" w:date="2023-12-11T22:51:00Z"/>
        </w:rPr>
      </w:pPr>
      <w:ins w:id="32" w:author="Administrator" w:date="2023-12-11T22:51:00Z">
        <w:r>
          <w:t>printf("\nLoai dia: %d",r.h.ah);</w:t>
        </w:r>
      </w:ins>
    </w:p>
    <w:p w14:paraId="6560D969" w14:textId="77777777" w:rsidR="00FB045D" w:rsidRDefault="00FB045D" w:rsidP="00FB045D">
      <w:pPr>
        <w:rPr>
          <w:ins w:id="33" w:author="Administrator" w:date="2023-12-11T22:51:00Z"/>
        </w:rPr>
      </w:pPr>
      <w:ins w:id="34" w:author="Administrator" w:date="2023-12-11T22:51:00Z">
        <w:r>
          <w:t>if(r.h.ah&gt;2)</w:t>
        </w:r>
      </w:ins>
    </w:p>
    <w:p w14:paraId="4F819072" w14:textId="77777777" w:rsidR="00FB045D" w:rsidRDefault="00FB045D" w:rsidP="00FB045D">
      <w:pPr>
        <w:rPr>
          <w:ins w:id="35" w:author="Administrator" w:date="2023-12-11T22:51:00Z"/>
        </w:rPr>
      </w:pPr>
      <w:ins w:id="36" w:author="Administrator" w:date="2023-12-11T22:51:00Z">
        <w:r>
          <w:t>printf("\nDung luong dia cung: %lu sector". г.х.cx*0x10000+r.x.dx);</w:t>
        </w:r>
      </w:ins>
    </w:p>
    <w:p w14:paraId="388F568E" w14:textId="77777777" w:rsidR="00FB045D" w:rsidRDefault="00FB045D" w:rsidP="00FB045D">
      <w:pPr>
        <w:rPr>
          <w:ins w:id="37" w:author="Administrator" w:date="2023-12-11T22:51:00Z"/>
        </w:rPr>
      </w:pPr>
      <w:ins w:id="38" w:author="Administrator" w:date="2023-12-11T22:51:00Z">
        <w:r>
          <w:t>}</w:t>
        </w:r>
      </w:ins>
    </w:p>
    <w:p w14:paraId="5EBF4201" w14:textId="6DF86A10" w:rsidR="00FB045D" w:rsidRDefault="00FB045D" w:rsidP="00FB045D">
      <w:ins w:id="39" w:author="Administrator" w:date="2023-12-11T22:51:00Z">
        <w:r>
          <w:t>}</w:t>
        </w:r>
      </w:ins>
    </w:p>
    <w:sectPr w:rsidR="00FB045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C7"/>
    <w:rsid w:val="002802F9"/>
    <w:rsid w:val="002F7A44"/>
    <w:rsid w:val="009832B9"/>
    <w:rsid w:val="00A87577"/>
    <w:rsid w:val="00C900C7"/>
    <w:rsid w:val="00FB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B28DA"/>
  <w15:chartTrackingRefBased/>
  <w15:docId w15:val="{17E5AB84-7DD8-45AE-9C7E-2D2A205D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FB04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2023-12-11T15:47:00Z</dcterms:created>
  <dcterms:modified xsi:type="dcterms:W3CDTF">2023-12-11T15:51:00Z</dcterms:modified>
</cp:coreProperties>
</file>